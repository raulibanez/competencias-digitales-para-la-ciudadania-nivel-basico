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commentRangeStart w:id="0"/>
      <w:r>
        <w:t>Trabajo de grupo: plan de la excursión a Segovia</w:t>
      </w:r>
      <w:commentRangeEnd w:id="0"/>
      <w:r>
        <w:rPr>
          <w:rStyle w:val="CommentReference"/>
        </w:rPr>
        <w:commentReference w:id="0"/>
      </w:r>
    </w:p>
    <w:p>
      <w:r>
        <w:t>Empezamos el trabajo el lunes 10 de mayo. Cada persona prepara una parte.</w:t>
      </w:r>
    </w:p>
    <w:p>
      <w:pPr>
        <w:pStyle w:val="ListBullet"/>
      </w:pPr>
      <w:r>
        <w:t>Lucía: itinerario</w:t>
      </w:r>
    </w:p>
    <w:p>
      <w:pPr>
        <w:pStyle w:val="ListBullet"/>
      </w:pPr>
      <w:r>
        <w:t>Marcos: presupuesto</w:t>
      </w:r>
    </w:p>
    <w:p>
      <w:pPr>
        <w:pStyle w:val="ListBullet"/>
      </w:pPr>
      <w:r>
        <w:t>Sara: fuentes y portada</w:t>
      </w:r>
    </w:p>
    <w:p>
      <w:r>
        <w:t xml:space="preserve">La presentación en clase es el lunes 17 de mayo. </w:t>
      </w:r>
      <w:del w:id="101" w:author="Sara" w:date="2027-05-11T17:30:00Z">
        <w:r>
          <w:delText xml:space="preserve">Entregamos el documento el miércoles 12 de mayo. </w:delText>
        </w:r>
      </w:del>
      <w:commentRangeStart w:id="1"/>
      <w:ins w:id="102" w:author="Marcos" w:date="2027-05-11T18:05:00Z">
        <w:r>
          <w:t>El presupuesto máximo es de 25 € por persona.</w:t>
        </w:r>
      </w:ins>
      <w:commentRangeEnd w:id="1"/>
      <w:r>
        <w:rPr>
          <w:rStyle w:val="CommentReference"/>
        </w:rPr>
        <w:commentReference w:id="1"/>
      </w:r>
    </w:p>
    <w:p>
      <w:pPr>
        <w:pStyle w:val="Heading2"/>
      </w:pPr>
      <w:r>
        <w:t>Fuentes</w:t>
      </w:r>
    </w:p>
    <w:p>
      <w:commentRangeStart w:id="2"/>
      <w:r>
        <w:t>(Pendiente)</w:t>
      </w:r>
      <w:commentRangeEnd w:id="2"/>
      <w:r>
        <w:rPr>
          <w:rStyle w:val="CommentReference"/>
        </w:rPr>
        <w:commentReference w:id="2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Lucía" w:initials="L" w:date="2027-05-11T17:00:00Z">
    <w:p>
      <w:pPr>
        <w:pStyle w:val="CommentText"/>
      </w:pPr>
      <w:r>
        <w:rPr>
          <w:rStyle w:val="CommentReference"/>
        </w:rPr>
        <w:annotationRef/>
      </w:r>
      <w:r>
        <w:t>Propongo entregarlo el viernes 14 de mayo, así tenemos tiempo de revisarlo.</w:t>
      </w:r>
    </w:p>
  </w:comment>
  <w:comment w:id="1" w:author="Marcos" w:initials="M" w:date="2027-05-11T18:06:00Z">
    <w:p>
      <w:pPr>
        <w:pStyle w:val="CommentText"/>
      </w:pPr>
      <w:r>
        <w:rPr>
          <w:rStyle w:val="CommentReference"/>
        </w:rPr>
        <w:annotationRef/>
      </w:r>
      <w:r>
        <w:t>He añadido el presupuesto. Revisadlo, por favor.</w:t>
      </w:r>
    </w:p>
  </w:comment>
  <w:comment w:id="2" w:author="Sara" w:initials="S" w:date="2027-05-11T17:35:00Z">
    <w:p>
      <w:pPr>
        <w:pStyle w:val="CommentText"/>
      </w:pPr>
      <w:r>
        <w:rPr>
          <w:rStyle w:val="CommentReference"/>
        </w:rPr>
        <w:annotationRef/>
      </w:r>
      <w:r>
        <w:t>Faltan las fuentes al final.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de grupo: plan de la excursión a Segovia</dc:title>
  <dc:subject/>
  <dc:creator>Lucía</dc:creator>
  <cp:keywords/>
  <dc:description/>
  <cp:lastModifiedBy>Marcos</cp:lastModifiedBy>
  <cp:revision>4</cp:revision>
  <dcterms:created xsi:type="dcterms:W3CDTF">2027-05-10T09:00:00Z</dcterms:created>
  <dcterms:modified xsi:type="dcterms:W3CDTF">2027-05-11T18:10:00Z</dcterms:modified>
  <cp:category/>
</cp:coreProperties>
</file>